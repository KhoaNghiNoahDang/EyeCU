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Bdr>
          <w:top w:color="000000" w:space="0" w:sz="48" w:val="single"/>
        </w:pBdr>
        <w:tabs>
          <w:tab w:val="left" w:leader="none" w:pos="0"/>
        </w:tabs>
        <w:spacing w:after="240" w:before="240" w:line="636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Bdr>
          <w:top w:color="000000" w:space="0" w:sz="48" w:val="single"/>
        </w:pBdr>
        <w:tabs>
          <w:tab w:val="left" w:leader="none" w:pos="5475"/>
        </w:tabs>
        <w:spacing w:after="240" w:before="240" w:line="63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2"/>
          <w:szCs w:val="52"/>
          <w:rtl w:val="0"/>
        </w:rPr>
        <w:tab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tabs>
          <w:tab w:val="left" w:leader="none" w:pos="4410"/>
          <w:tab w:val="left" w:leader="none" w:pos="4410"/>
          <w:tab w:val="left" w:leader="none" w:pos="4410"/>
          <w:tab w:val="left" w:leader="none" w:pos="4410"/>
        </w:tabs>
        <w:spacing w:after="120" w:before="18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SMARTVISION</w:t>
      </w:r>
    </w:p>
    <w:p w:rsidR="00000000" w:rsidDel="00000000" w:rsidP="00000000" w:rsidRDefault="00000000" w:rsidRPr="00000000" w14:paraId="00000008">
      <w:pPr>
        <w:pStyle w:val="Title"/>
        <w:pBdr>
          <w:bottom w:color="000000" w:space="1" w:sz="6" w:val="single"/>
        </w:pBdr>
        <w:tabs>
          <w:tab w:val="left" w:leader="none" w:pos="4410"/>
          <w:tab w:val="left" w:leader="none" w:pos="4410"/>
          <w:tab w:val="left" w:leader="none" w:pos="4410"/>
          <w:tab w:val="left" w:leader="none" w:pos="4410"/>
        </w:tabs>
        <w:spacing w:after="120" w:before="18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TÀI LIỆU MÔ TẢ TÍCH HỢP SMARTVISION</w:t>
      </w:r>
    </w:p>
    <w:tbl>
      <w:tblPr>
        <w:tblStyle w:val="Table1"/>
        <w:tblW w:w="4728.0" w:type="dxa"/>
        <w:jc w:val="left"/>
        <w:tblInd w:w="4705.0" w:type="dxa"/>
        <w:tblLayout w:type="fixed"/>
        <w:tblLook w:val="0000"/>
      </w:tblPr>
      <w:tblGrid>
        <w:gridCol w:w="2554"/>
        <w:gridCol w:w="2174"/>
        <w:tblGridChange w:id="0">
          <w:tblGrid>
            <w:gridCol w:w="2554"/>
            <w:gridCol w:w="21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keepNext w:val="1"/>
              <w:keepLines w:val="1"/>
              <w:jc w:val="right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bookmarkStart w:colFirst="0" w:colLast="0" w:name="_heading=h.3elvtci8tzt5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Ngày: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keepNext w:val="1"/>
              <w:keepLines w:val="1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32"/>
                <w:szCs w:val="32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32"/>
                <w:szCs w:val="32"/>
                <w:rtl w:val="0"/>
              </w:rPr>
              <w:t xml:space="preserve">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32"/>
                <w:szCs w:val="32"/>
                <w:rtl w:val="0"/>
              </w:rPr>
              <w:t xml:space="preserve">2023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keepNext w:val="1"/>
              <w:keepLines w:val="1"/>
              <w:jc w:val="right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Phiên bản: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keepNext w:val="1"/>
              <w:keepLines w:val="1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32"/>
                <w:szCs w:val="32"/>
                <w:rtl w:val="0"/>
              </w:rPr>
              <w:t xml:space="preserve">2.0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Title"/>
        <w:tabs>
          <w:tab w:val="left" w:leader="none" w:pos="4410"/>
          <w:tab w:val="left" w:leader="none" w:pos="4410"/>
          <w:tab w:val="left" w:leader="none" w:pos="4410"/>
          <w:tab w:val="left" w:leader="none" w:pos="4410"/>
        </w:tabs>
        <w:spacing w:after="120" w:before="1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468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center" w:leader="none" w:pos="4680"/>
        </w:tabs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1B">
      <w:pPr>
        <w:spacing w:after="120" w:before="1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CÁC PHIÊN BẢN TÀI LIỆU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830"/>
        <w:gridCol w:w="1485"/>
        <w:gridCol w:w="1545"/>
        <w:gridCol w:w="1770"/>
        <w:gridCol w:w="1800"/>
        <w:tblGridChange w:id="0">
          <w:tblGrid>
            <w:gridCol w:w="1335"/>
            <w:gridCol w:w="1830"/>
            <w:gridCol w:w="1485"/>
            <w:gridCol w:w="1545"/>
            <w:gridCol w:w="1770"/>
            <w:gridCol w:w="18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Phiên bản 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Thực hiện bởi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Ngày sửa đổi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Phê duyệt bởi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1">
            <w:pPr>
              <w:spacing w:after="20" w:before="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Ngày phê duyệt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2">
            <w:pPr>
              <w:spacing w:after="20" w:before="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Lý 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Lines w:val="1"/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Lines w:val="1"/>
              <w:widowControl w:val="0"/>
              <w:spacing w:after="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Nghiêm Đình Thanh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Lines w:val="1"/>
              <w:widowControl w:val="0"/>
              <w:spacing w:after="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16/01/2023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Lines w:val="1"/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Lines w:val="1"/>
              <w:widowControl w:val="0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Lines w:val="1"/>
              <w:widowControl w:val="0"/>
              <w:spacing w:after="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Khởi tạo tài liệu thiết kế API tích hợp cho SDK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Lines w:val="1"/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Lines w:val="1"/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Lines w:val="1"/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Lines w:val="1"/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Lines w:val="1"/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Lines w:val="1"/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20" w:before="1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rFonts w:ascii="Times New Roman" w:cs="Times New Roman" w:eastAsia="Times New Roman" w:hAnsi="Times New Roman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4635579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2e75b5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TỪ VIẾT TẮT</w:t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125"/>
        <w:gridCol w:w="1950"/>
        <w:gridCol w:w="6285"/>
        <w:tblGridChange w:id="0">
          <w:tblGrid>
            <w:gridCol w:w="1125"/>
            <w:gridCol w:w="195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Từ viết tắt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Diễn giải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Artificial Intelligence (Trí tuệ nhân tạo)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Innovative Digital Galaxy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5"/>
        </w:numPr>
        <w:ind w:left="360" w:hanging="360"/>
        <w:jc w:val="both"/>
        <w:rPr/>
      </w:pPr>
      <w:bookmarkStart w:colFirst="0" w:colLast="0" w:name="_heading=h.1l8h4zd8bw60" w:id="1"/>
      <w:bookmarkEnd w:id="1"/>
      <w:r w:rsidDel="00000000" w:rsidR="00000000" w:rsidRPr="00000000">
        <w:rPr>
          <w:rtl w:val="0"/>
        </w:rPr>
        <w:t xml:space="preserve">GIỚI THIỆU.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jc w:val="both"/>
        <w:rPr/>
      </w:pPr>
      <w:bookmarkStart w:colFirst="0" w:colLast="0" w:name="_heading=h.2ww17i21a9bs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Mục đích.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liệu mô tả tích hợp API SMARTVISION.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jc w:val="both"/>
        <w:rPr/>
      </w:pPr>
      <w:bookmarkStart w:colFirst="0" w:colLast="0" w:name="_heading=h.z05fujwnjycg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Phạm 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liệu bao quát các vấn đề liên quan đến mô tả tích hợp được thiết kế dựa trên tài liệu SRS.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jc w:val="both"/>
        <w:rPr/>
      </w:pPr>
      <w:bookmarkStart w:colFirst="0" w:colLast="0" w:name="_heading=h.rd88si4r15ap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Đối tượng sử dụng.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thành viên phát triển phần backend, frontend, database dựa vào để phát triển mô tả tích hợp SMARTVISION.</w:t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5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QUY TRÌNH.</w:t>
      </w:r>
    </w:p>
    <w:p w:rsidR="00000000" w:rsidDel="00000000" w:rsidP="00000000" w:rsidRDefault="00000000" w:rsidRPr="00000000" w14:paraId="00000054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5"/>
        </w:numPr>
        <w:ind w:left="360" w:hanging="360"/>
        <w:rPr/>
      </w:pPr>
      <w:bookmarkStart w:colFirst="0" w:colLast="0" w:name="_heading=h.hzzh7ayw1iij" w:id="5"/>
      <w:bookmarkEnd w:id="5"/>
      <w:r w:rsidDel="00000000" w:rsidR="00000000" w:rsidRPr="00000000">
        <w:rPr>
          <w:rtl w:val="0"/>
        </w:rPr>
        <w:t xml:space="preserve">GIAO TIẾP API.</w:t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5"/>
        </w:numPr>
        <w:ind w:left="1080" w:hanging="720"/>
        <w:rPr/>
      </w:pPr>
      <w:bookmarkStart w:colFirst="0" w:colLast="0" w:name="_heading=h.fw9tv4f32g1" w:id="6"/>
      <w:bookmarkEnd w:id="6"/>
      <w:sdt>
        <w:sdtPr>
          <w:id w:val="1670594849"/>
          <w:tag w:val="goog_rdk_1"/>
        </w:sdtPr>
        <w:sdtContent>
          <w:ins w:author="Loan Mai" w:id="0" w:date="2025-12-01T08:36:55Z">
            <w:r w:rsidDel="00000000" w:rsidR="00000000" w:rsidRPr="00000000">
              <w:rPr>
                <w:rtl w:val="0"/>
              </w:rPr>
              <w:t xml:space="preserve"> </w:t>
            </w:r>
          </w:ins>
        </w:sdtContent>
      </w:sdt>
      <w:r w:rsidDel="00000000" w:rsidR="00000000" w:rsidRPr="00000000">
        <w:rPr>
          <w:rtl w:val="0"/>
        </w:rPr>
        <w:t xml:space="preserve">[1] Phát hiện người.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: /data-service/v1/smartvision/detect-people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Chức năng: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hiện người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Request</w:t>
      </w:r>
    </w:p>
    <w:tbl>
      <w:tblPr>
        <w:tblStyle w:val="Table4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680"/>
        <w:gridCol w:w="2100"/>
        <w:gridCol w:w="915"/>
        <w:gridCol w:w="3525"/>
        <w:tblGridChange w:id="0">
          <w:tblGrid>
            <w:gridCol w:w="1350"/>
            <w:gridCol w:w="1680"/>
            <w:gridCol w:w="2100"/>
            <w:gridCol w:w="91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buộc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application/json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Bearer ${access_token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Access_token lấy từ /auth/oauth/token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 dịch vụ được cấp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Token-key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 dịch vụ được cấp</w:t>
            </w:r>
          </w:p>
        </w:tc>
      </w:tr>
    </w:tbl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05i5doaq4y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m4xii2xtnla0" w:id="8"/>
      <w:bookmarkEnd w:id="8"/>
      <w:r w:rsidDel="00000000" w:rsidR="00000000" w:rsidRPr="00000000">
        <w:rPr>
          <w:rtl w:val="0"/>
        </w:rPr>
      </w:r>
    </w:p>
    <w:tbl>
      <w:tblPr>
        <w:tblStyle w:val="Table5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530"/>
        <w:gridCol w:w="1050"/>
        <w:gridCol w:w="4320"/>
        <w:gridCol w:w="1680"/>
        <w:tblGridChange w:id="0">
          <w:tblGrid>
            <w:gridCol w:w="990"/>
            <w:gridCol w:w="1530"/>
            <w:gridCol w:w="1050"/>
            <w:gridCol w:w="432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82">
            <w:pPr>
              <w:widowControl w:val="0"/>
              <w:shd w:fill="ffffff" w:val="clear"/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Url ảnh</w:t>
            </w:r>
          </w:p>
        </w:tc>
      </w:tr>
    </w:tbl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12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80"/>
        <w:gridCol w:w="1665"/>
        <w:gridCol w:w="4335"/>
        <w:tblGridChange w:id="0">
          <w:tblGrid>
            <w:gridCol w:w="1590"/>
            <w:gridCol w:w="1980"/>
            <w:gridCol w:w="1665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thành công hay thất bại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jc w:val="both"/>
        <w:rPr>
          <w:rFonts w:ascii="Arial" w:cs="Arial" w:eastAsia="Arial" w:hAnsi="Arial"/>
        </w:rPr>
      </w:pPr>
      <w:bookmarkStart w:colFirst="0" w:colLast="0" w:name="_heading=h.6jjikjkw23o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2yth6eejakl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</w:t>
      </w:r>
    </w:p>
    <w:tbl>
      <w:tblPr>
        <w:tblStyle w:val="Table7"/>
        <w:tblW w:w="958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5820"/>
        <w:tblGridChange w:id="0">
          <w:tblGrid>
            <w:gridCol w:w="376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8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"id": 1,</w:t>
            </w:r>
          </w:p>
          <w:p w:rsidR="00000000" w:rsidDel="00000000" w:rsidP="00000000" w:rsidRDefault="00000000" w:rsidRPr="00000000" w14:paraId="00000099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"info": {</w:t>
            </w:r>
          </w:p>
          <w:p w:rsidR="00000000" w:rsidDel="00000000" w:rsidP="00000000" w:rsidRDefault="00000000" w:rsidRPr="00000000" w14:paraId="0000009A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"human_bboxs": [</w:t>
            </w:r>
          </w:p>
          <w:p w:rsidR="00000000" w:rsidDel="00000000" w:rsidP="00000000" w:rsidRDefault="00000000" w:rsidRPr="00000000" w14:paraId="0000009B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[</w:t>
            </w:r>
          </w:p>
          <w:p w:rsidR="00000000" w:rsidDel="00000000" w:rsidP="00000000" w:rsidRDefault="00000000" w:rsidRPr="00000000" w14:paraId="0000009C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 1083.342041015625,</w:t>
            </w:r>
          </w:p>
          <w:p w:rsidR="00000000" w:rsidDel="00000000" w:rsidP="00000000" w:rsidRDefault="00000000" w:rsidRPr="00000000" w14:paraId="0000009D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 346.22833251953125,</w:t>
            </w:r>
          </w:p>
          <w:p w:rsidR="00000000" w:rsidDel="00000000" w:rsidP="00000000" w:rsidRDefault="00000000" w:rsidRPr="00000000" w14:paraId="0000009E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 1319.663330078125,</w:t>
            </w:r>
          </w:p>
          <w:p w:rsidR="00000000" w:rsidDel="00000000" w:rsidP="00000000" w:rsidRDefault="00000000" w:rsidRPr="00000000" w14:paraId="0000009F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 973.864013671875</w:t>
            </w:r>
          </w:p>
          <w:p w:rsidR="00000000" w:rsidDel="00000000" w:rsidP="00000000" w:rsidRDefault="00000000" w:rsidRPr="00000000" w14:paraId="000000A0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],</w:t>
            </w:r>
          </w:p>
          <w:p w:rsidR="00000000" w:rsidDel="00000000" w:rsidP="00000000" w:rsidRDefault="00000000" w:rsidRPr="00000000" w14:paraId="000000A1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[</w:t>
            </w:r>
          </w:p>
          <w:p w:rsidR="00000000" w:rsidDel="00000000" w:rsidP="00000000" w:rsidRDefault="00000000" w:rsidRPr="00000000" w14:paraId="000000A2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 431.534912109375,</w:t>
            </w:r>
          </w:p>
          <w:p w:rsidR="00000000" w:rsidDel="00000000" w:rsidP="00000000" w:rsidRDefault="00000000" w:rsidRPr="00000000" w14:paraId="000000A3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 1058.0029296875,</w:t>
            </w:r>
          </w:p>
          <w:p w:rsidR="00000000" w:rsidDel="00000000" w:rsidP="00000000" w:rsidRDefault="00000000" w:rsidRPr="00000000" w14:paraId="000000A4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 738.3778076171875,</w:t>
            </w:r>
          </w:p>
          <w:p w:rsidR="00000000" w:rsidDel="00000000" w:rsidP="00000000" w:rsidRDefault="00000000" w:rsidRPr="00000000" w14:paraId="000000A5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 1843.430419921875</w:t>
            </w:r>
          </w:p>
          <w:p w:rsidR="00000000" w:rsidDel="00000000" w:rsidP="00000000" w:rsidRDefault="00000000" w:rsidRPr="00000000" w14:paraId="000000A6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],</w:t>
            </w:r>
          </w:p>
          <w:p w:rsidR="00000000" w:rsidDel="00000000" w:rsidP="00000000" w:rsidRDefault="00000000" w:rsidRPr="00000000" w14:paraId="000000A7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[</w:t>
            </w:r>
          </w:p>
          <w:p w:rsidR="00000000" w:rsidDel="00000000" w:rsidP="00000000" w:rsidRDefault="00000000" w:rsidRPr="00000000" w14:paraId="000000A8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 938.1658935546875,</w:t>
            </w:r>
          </w:p>
          <w:p w:rsidR="00000000" w:rsidDel="00000000" w:rsidP="00000000" w:rsidRDefault="00000000" w:rsidRPr="00000000" w14:paraId="000000A9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 314.94927978515625,</w:t>
            </w:r>
          </w:p>
          <w:p w:rsidR="00000000" w:rsidDel="00000000" w:rsidP="00000000" w:rsidRDefault="00000000" w:rsidRPr="00000000" w14:paraId="000000AA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 1108.8009033203125,</w:t>
            </w:r>
          </w:p>
          <w:p w:rsidR="00000000" w:rsidDel="00000000" w:rsidP="00000000" w:rsidRDefault="00000000" w:rsidRPr="00000000" w14:paraId="000000AB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 966.263671875</w:t>
            </w:r>
          </w:p>
          <w:p w:rsidR="00000000" w:rsidDel="00000000" w:rsidP="00000000" w:rsidRDefault="00000000" w:rsidRPr="00000000" w14:paraId="000000AC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]</w:t>
            </w:r>
          </w:p>
          <w:p w:rsidR="00000000" w:rsidDel="00000000" w:rsidP="00000000" w:rsidRDefault="00000000" w:rsidRPr="00000000" w14:paraId="000000AD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0AE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"human_scores": [</w:t>
            </w:r>
          </w:p>
          <w:p w:rsidR="00000000" w:rsidDel="00000000" w:rsidP="00000000" w:rsidRDefault="00000000" w:rsidRPr="00000000" w14:paraId="000000AF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0.9141701459884644,</w:t>
            </w:r>
          </w:p>
          <w:p w:rsidR="00000000" w:rsidDel="00000000" w:rsidP="00000000" w:rsidRDefault="00000000" w:rsidRPr="00000000" w14:paraId="000000B0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0.8976235389709473,</w:t>
            </w:r>
          </w:p>
          <w:p w:rsidR="00000000" w:rsidDel="00000000" w:rsidP="00000000" w:rsidRDefault="00000000" w:rsidRPr="00000000" w14:paraId="000000B1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0.8826714158058167,</w:t>
            </w:r>
          </w:p>
          <w:p w:rsidR="00000000" w:rsidDel="00000000" w:rsidP="00000000" w:rsidRDefault="00000000" w:rsidRPr="00000000" w14:paraId="000000B2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0B3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"human_class": [</w:t>
            </w:r>
          </w:p>
          <w:p w:rsidR="00000000" w:rsidDel="00000000" w:rsidP="00000000" w:rsidRDefault="00000000" w:rsidRPr="00000000" w14:paraId="000000B4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0,</w:t>
            </w:r>
          </w:p>
          <w:p w:rsidR="00000000" w:rsidDel="00000000" w:rsidP="00000000" w:rsidRDefault="00000000" w:rsidRPr="00000000" w14:paraId="000000B5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0,</w:t>
            </w:r>
          </w:p>
          <w:p w:rsidR="00000000" w:rsidDel="00000000" w:rsidP="00000000" w:rsidRDefault="00000000" w:rsidRPr="00000000" w14:paraId="000000B6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0</w:t>
            </w:r>
          </w:p>
          <w:p w:rsidR="00000000" w:rsidDel="00000000" w:rsidP="00000000" w:rsidRDefault="00000000" w:rsidRPr="00000000" w14:paraId="000000B7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0B8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B9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"time": 1764056716</w:t>
            </w:r>
          </w:p>
          <w:p w:rsidR="00000000" w:rsidDel="00000000" w:rsidP="00000000" w:rsidRDefault="00000000" w:rsidRPr="00000000" w14:paraId="000000BA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: là id truyền khi request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info: bao gồm 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human_bboxs : là tọa độ 4 điểm của object [xmin,ymin,xmax,ymax]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human_scores : là xác suất của mỗi object tương ứng với human_bboxs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human_class :  là nhãn mỗi object tương ứng với human_bboxs , human chỉ có 1 class 0.</w:t>
            </w:r>
          </w:p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time: timestamp khi xử lý request</w:t>
            </w:r>
          </w:p>
        </w:tc>
      </w:tr>
    </w:tbl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3">
      <w:pPr>
        <w:pStyle w:val="Heading2"/>
        <w:numPr>
          <w:ilvl w:val="1"/>
          <w:numId w:val="5"/>
        </w:numPr>
        <w:ind w:left="1080" w:hanging="720"/>
        <w:rPr/>
      </w:pPr>
      <w:bookmarkStart w:colFirst="0" w:colLast="0" w:name="_heading=h.belezmc0n4ln" w:id="11"/>
      <w:bookmarkEnd w:id="11"/>
      <w:r w:rsidDel="00000000" w:rsidR="00000000" w:rsidRPr="00000000">
        <w:rPr>
          <w:rtl w:val="0"/>
        </w:rPr>
        <w:t xml:space="preserve">[2] Phát hiện phương tiện và biển số.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: /data-service/v1/smartvision/detect-vehicle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Chức năng: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hiện phương tiện và biển số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Request</w:t>
      </w:r>
    </w:p>
    <w:tbl>
      <w:tblPr>
        <w:tblStyle w:val="Table8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680"/>
        <w:gridCol w:w="2100"/>
        <w:gridCol w:w="915"/>
        <w:gridCol w:w="3525"/>
        <w:tblGridChange w:id="0">
          <w:tblGrid>
            <w:gridCol w:w="1350"/>
            <w:gridCol w:w="1680"/>
            <w:gridCol w:w="2100"/>
            <w:gridCol w:w="91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buộc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application/json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Bearer ${access_token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Access_token lấy từ /auth/oauth/token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 dịch vụ được cấp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Token-key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 dịch vụ được cấp</w:t>
            </w:r>
          </w:p>
        </w:tc>
      </w:tr>
    </w:tbl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530"/>
        <w:gridCol w:w="1050"/>
        <w:gridCol w:w="3885"/>
        <w:gridCol w:w="2115"/>
        <w:tblGridChange w:id="0">
          <w:tblGrid>
            <w:gridCol w:w="990"/>
            <w:gridCol w:w="1530"/>
            <w:gridCol w:w="1050"/>
            <w:gridCol w:w="388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hd w:fill="ffffff" w:val="clear"/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Url ảnh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max_object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Giới hạn số lượng object trả ra. Đã sort theo object tốt nhất.</w:t>
            </w:r>
          </w:p>
        </w:tc>
      </w:tr>
    </w:tbl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12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80"/>
        <w:gridCol w:w="1665"/>
        <w:gridCol w:w="4335"/>
        <w:tblGridChange w:id="0">
          <w:tblGrid>
            <w:gridCol w:w="1590"/>
            <w:gridCol w:w="1980"/>
            <w:gridCol w:w="1665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thành công hay thất bại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</w:t>
      </w:r>
    </w:p>
    <w:tbl>
      <w:tblPr>
        <w:tblStyle w:val="Table11"/>
        <w:tblW w:w="958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5820"/>
        <w:tblGridChange w:id="0">
          <w:tblGrid>
            <w:gridCol w:w="376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8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9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"info"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0A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"vehicle_coords"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0B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[</w:t>
            </w:r>
          </w:p>
          <w:p w:rsidR="00000000" w:rsidDel="00000000" w:rsidP="00000000" w:rsidRDefault="00000000" w:rsidRPr="00000000" w14:paraId="0000010C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166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D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316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E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534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F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612</w:t>
            </w:r>
          </w:p>
          <w:p w:rsidR="00000000" w:rsidDel="00000000" w:rsidP="00000000" w:rsidRDefault="00000000" w:rsidRPr="00000000" w14:paraId="00000110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11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[</w:t>
            </w:r>
          </w:p>
          <w:p w:rsidR="00000000" w:rsidDel="00000000" w:rsidP="00000000" w:rsidRDefault="00000000" w:rsidRPr="00000000" w14:paraId="00000112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1442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3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154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4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1608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5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300</w:t>
            </w:r>
          </w:p>
          <w:p w:rsidR="00000000" w:rsidDel="00000000" w:rsidP="00000000" w:rsidRDefault="00000000" w:rsidRPr="00000000" w14:paraId="00000116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17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[</w:t>
            </w:r>
          </w:p>
          <w:p w:rsidR="00000000" w:rsidDel="00000000" w:rsidP="00000000" w:rsidRDefault="00000000" w:rsidRPr="00000000" w14:paraId="00000118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9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A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B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1C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11D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1E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"vehicle_classes"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1F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0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1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3.0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2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23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"vehicle_probs"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24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0.9839878082275391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5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0.9761257767677307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6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0.9766843318939209</w:t>
            </w:r>
          </w:p>
          <w:p w:rsidR="00000000" w:rsidDel="00000000" w:rsidP="00000000" w:rsidRDefault="00000000" w:rsidRPr="00000000" w14:paraId="00000127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28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"lp_probs"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29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A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0.9990234375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0.27940377593040466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2C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"lpr"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2D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"62A08409",</w:t>
            </w:r>
          </w:p>
          <w:p w:rsidR="00000000" w:rsidDel="00000000" w:rsidP="00000000" w:rsidRDefault="00000000" w:rsidRPr="00000000" w14:paraId="0000012E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"",</w:t>
            </w:r>
          </w:p>
          <w:p w:rsidR="00000000" w:rsidDel="00000000" w:rsidP="00000000" w:rsidRDefault="00000000" w:rsidRPr="00000000" w14:paraId="0000012F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"32H157223",</w:t>
            </w:r>
          </w:p>
          <w:p w:rsidR="00000000" w:rsidDel="00000000" w:rsidP="00000000" w:rsidRDefault="00000000" w:rsidRPr="00000000" w14:paraId="00000130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]</w:t>
            </w:r>
          </w:p>
          <w:p w:rsidR="00000000" w:rsidDel="00000000" w:rsidP="00000000" w:rsidRDefault="00000000" w:rsidRPr="00000000" w14:paraId="00000131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32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1764059572</w:t>
            </w:r>
          </w:p>
          <w:p w:rsidR="00000000" w:rsidDel="00000000" w:rsidP="00000000" w:rsidRDefault="00000000" w:rsidRPr="00000000" w14:paraId="00000133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: là id truyền khi request</w:t>
            </w:r>
          </w:p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info: bao gồm 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vehicle_coords : là tọa độ 4 điểm của object phương tiện [xmin,ymin,xmax,ymax]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1"/>
                <w:numId w:val="1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ý các tọa độ không hợp lệ : [0,0,1,1]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vehicle_probs : là xác suất của mỗi object tương ứng với vehicle_coords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vehicle_classes :  là nhãn mỗi object tương ứng với vehicle_coords baom gồm các class :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1"/>
                <w:numId w:val="1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 : motor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1"/>
                <w:numId w:val="1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: car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1"/>
                <w:numId w:val="1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 : bus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1"/>
                <w:numId w:val="1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: truck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1"/>
                <w:numId w:val="1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 : bicycle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lp_probs : là xác suất nhận diện của mỗi biển số xe  tương ứng với vehicle_coords.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lpr : là biển số xe tương ứng với vehicle_coords. Trường hợp ra “” có nghĩa là xe đó không có biển số or không phát hiện được.</w:t>
            </w:r>
          </w:p>
          <w:p w:rsidR="00000000" w:rsidDel="00000000" w:rsidP="00000000" w:rsidRDefault="00000000" w:rsidRPr="00000000" w14:paraId="0000014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time: timestamp khi xử lý request</w:t>
            </w:r>
          </w:p>
        </w:tc>
      </w:tr>
    </w:tbl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numPr>
          <w:ilvl w:val="1"/>
          <w:numId w:val="5"/>
        </w:numPr>
        <w:ind w:left="1080" w:hanging="720"/>
        <w:rPr/>
      </w:pPr>
      <w:r w:rsidDel="00000000" w:rsidR="00000000" w:rsidRPr="00000000">
        <w:rPr>
          <w:rtl w:val="0"/>
        </w:rPr>
        <w:t xml:space="preserve">[3] Nhận diện khuôn mặt.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: /data-service/v1/smartvision/detect-face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Chức năng: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diện khuôn mặt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Request</w:t>
      </w:r>
    </w:p>
    <w:tbl>
      <w:tblPr>
        <w:tblStyle w:val="Table12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680"/>
        <w:gridCol w:w="2100"/>
        <w:gridCol w:w="915"/>
        <w:gridCol w:w="3525"/>
        <w:tblGridChange w:id="0">
          <w:tblGrid>
            <w:gridCol w:w="1350"/>
            <w:gridCol w:w="1680"/>
            <w:gridCol w:w="2100"/>
            <w:gridCol w:w="91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buộc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application/json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Bearer ${access_token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Access_token lấy từ /auth/oauth/token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 dịch vụ được cấp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Token-key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 dịch vụ được cấp</w:t>
            </w:r>
          </w:p>
        </w:tc>
      </w:tr>
    </w:tbl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530"/>
        <w:gridCol w:w="1050"/>
        <w:gridCol w:w="3885"/>
        <w:gridCol w:w="2115"/>
        <w:tblGridChange w:id="0">
          <w:tblGrid>
            <w:gridCol w:w="990"/>
            <w:gridCol w:w="1530"/>
            <w:gridCol w:w="1050"/>
            <w:gridCol w:w="388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hd w:fill="ffffff" w:val="clear"/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Url ảnh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max_object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Giới hạn số lượng object trả ra. Đã sort theo object tốt nhất.</w:t>
            </w:r>
          </w:p>
        </w:tc>
      </w:tr>
    </w:tbl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12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80"/>
        <w:gridCol w:w="1665"/>
        <w:gridCol w:w="4335"/>
        <w:tblGridChange w:id="0">
          <w:tblGrid>
            <w:gridCol w:w="1590"/>
            <w:gridCol w:w="1980"/>
            <w:gridCol w:w="1665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thành công hay thất bại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</w:t>
      </w:r>
    </w:p>
    <w:tbl>
      <w:tblPr>
        <w:tblStyle w:val="Table15"/>
        <w:tblW w:w="958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5340"/>
        <w:tblGridChange w:id="0">
          <w:tblGrid>
            <w:gridCol w:w="4245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8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9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"info"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8A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"face_bboxs"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8B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[</w:t>
            </w:r>
          </w:p>
          <w:p w:rsidR="00000000" w:rsidDel="00000000" w:rsidP="00000000" w:rsidRDefault="00000000" w:rsidRPr="00000000" w14:paraId="0000018C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705.5990600585938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D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421.46368408203125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E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745.8253784179688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F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470.7052917480469</w:t>
            </w:r>
          </w:p>
          <w:p w:rsidR="00000000" w:rsidDel="00000000" w:rsidP="00000000" w:rsidRDefault="00000000" w:rsidRPr="00000000" w14:paraId="00000190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191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92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"face_embeddings"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3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"face_scores"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94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[</w:t>
            </w:r>
          </w:p>
          <w:p w:rsidR="00000000" w:rsidDel="00000000" w:rsidP="00000000" w:rsidRDefault="00000000" w:rsidRPr="00000000" w14:paraId="00000195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0.6722661256790161</w:t>
            </w:r>
          </w:p>
          <w:p w:rsidR="00000000" w:rsidDel="00000000" w:rsidP="00000000" w:rsidRDefault="00000000" w:rsidRPr="00000000" w14:paraId="00000196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197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98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"face_landmarks"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99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[</w:t>
            </w:r>
          </w:p>
          <w:p w:rsidR="00000000" w:rsidDel="00000000" w:rsidP="00000000" w:rsidRDefault="00000000" w:rsidRPr="00000000" w14:paraId="0000019A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[</w:t>
            </w:r>
          </w:p>
          <w:p w:rsidR="00000000" w:rsidDel="00000000" w:rsidP="00000000" w:rsidRDefault="00000000" w:rsidRPr="00000000" w14:paraId="0000019B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713.724365234375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C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441.01495361328125</w:t>
            </w:r>
          </w:p>
          <w:p w:rsidR="00000000" w:rsidDel="00000000" w:rsidP="00000000" w:rsidRDefault="00000000" w:rsidRPr="00000000" w14:paraId="0000019D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19E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[</w:t>
            </w:r>
          </w:p>
          <w:p w:rsidR="00000000" w:rsidDel="00000000" w:rsidP="00000000" w:rsidRDefault="00000000" w:rsidRPr="00000000" w14:paraId="0000019F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731.7931518554688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0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442.7467956542969</w:t>
            </w:r>
          </w:p>
          <w:p w:rsidR="00000000" w:rsidDel="00000000" w:rsidP="00000000" w:rsidRDefault="00000000" w:rsidRPr="00000000" w14:paraId="000001A1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1A2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[</w:t>
            </w:r>
          </w:p>
          <w:p w:rsidR="00000000" w:rsidDel="00000000" w:rsidP="00000000" w:rsidRDefault="00000000" w:rsidRPr="00000000" w14:paraId="000001A3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720.59326171875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4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453.15924072265625</w:t>
            </w:r>
          </w:p>
          <w:p w:rsidR="00000000" w:rsidDel="00000000" w:rsidP="00000000" w:rsidRDefault="00000000" w:rsidRPr="00000000" w14:paraId="000001A5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1A6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[</w:t>
            </w:r>
          </w:p>
          <w:p w:rsidR="00000000" w:rsidDel="00000000" w:rsidP="00000000" w:rsidRDefault="00000000" w:rsidRPr="00000000" w14:paraId="000001A7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714.4701538085938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8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459.7359313964844</w:t>
            </w:r>
          </w:p>
          <w:p w:rsidR="00000000" w:rsidDel="00000000" w:rsidP="00000000" w:rsidRDefault="00000000" w:rsidRPr="00000000" w14:paraId="000001A9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1AA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[</w:t>
            </w:r>
          </w:p>
          <w:p w:rsidR="00000000" w:rsidDel="00000000" w:rsidP="00000000" w:rsidRDefault="00000000" w:rsidRPr="00000000" w14:paraId="000001AB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728.2630004882812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C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460.95782470703125</w:t>
            </w:r>
          </w:p>
          <w:p w:rsidR="00000000" w:rsidDel="00000000" w:rsidP="00000000" w:rsidRDefault="00000000" w:rsidRPr="00000000" w14:paraId="000001AD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</w:t>
            </w:r>
          </w:p>
          <w:p w:rsidR="00000000" w:rsidDel="00000000" w:rsidP="00000000" w:rsidRDefault="00000000" w:rsidRPr="00000000" w14:paraId="000001AE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1AF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</w:t>
            </w:r>
          </w:p>
          <w:p w:rsidR="00000000" w:rsidDel="00000000" w:rsidP="00000000" w:rsidRDefault="00000000" w:rsidRPr="00000000" w14:paraId="000001B0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B1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1764056496</w:t>
            </w:r>
          </w:p>
          <w:p w:rsidR="00000000" w:rsidDel="00000000" w:rsidP="00000000" w:rsidRDefault="00000000" w:rsidRPr="00000000" w14:paraId="000001B2">
            <w:pPr>
              <w:widowControl w:val="0"/>
              <w:shd w:fill="ffffff" w:val="clear"/>
              <w:spacing w:after="0"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: là id truyền khi request</w:t>
            </w:r>
          </w:p>
          <w:p w:rsidR="00000000" w:rsidDel="00000000" w:rsidP="00000000" w:rsidRDefault="00000000" w:rsidRPr="00000000" w14:paraId="000001B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info: bao gồm </w:t>
            </w:r>
          </w:p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face_bboxs : là tọa độ 4 điểm của object [xmin,ymin,xmax,ymax]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face_embedding  : là vector embedding với 512 chiều face_bboxs, vector đã được encode qua bytes.</w:t>
            </w:r>
          </w:p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face_scores  :  là xác suất phát hiện face tương ứng với face_bboxs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face_landmarks : là tọa độ 5 điểm landmark của face tương ứng với với face_bboxs</w:t>
            </w:r>
          </w:p>
          <w:p w:rsidR="00000000" w:rsidDel="00000000" w:rsidP="00000000" w:rsidRDefault="00000000" w:rsidRPr="00000000" w14:paraId="000001B9">
            <w:pPr>
              <w:widowControl w:val="0"/>
              <w:numPr>
                <w:ilvl w:val="1"/>
                <w:numId w:val="2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Cấu trúc mỗi điểm bao gồm [x,y]</w:t>
            </w:r>
          </w:p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time: timestamp khi xử lý request</w:t>
            </w:r>
          </w:p>
        </w:tc>
      </w:tr>
    </w:tbl>
    <w:p w:rsidR="00000000" w:rsidDel="00000000" w:rsidP="00000000" w:rsidRDefault="00000000" w:rsidRPr="00000000" w14:paraId="000001B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numPr>
          <w:ilvl w:val="1"/>
          <w:numId w:val="5"/>
        </w:numPr>
        <w:ind w:left="1080" w:hanging="720"/>
        <w:rPr/>
      </w:pPr>
      <w:bookmarkStart w:colFirst="0" w:colLast="0" w:name="_heading=h.avtvq3wtm10y" w:id="12"/>
      <w:bookmarkEnd w:id="12"/>
      <w:r w:rsidDel="00000000" w:rsidR="00000000" w:rsidRPr="00000000">
        <w:rPr>
          <w:rtl w:val="0"/>
        </w:rPr>
        <w:t xml:space="preserve">[4] Upload ảnh lấy mã hash.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: /file-service/v1/addFile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Chức năng: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ảnh lấy mã hash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Request</w:t>
      </w:r>
    </w:p>
    <w:tbl>
      <w:tblPr>
        <w:tblStyle w:val="Table16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680"/>
        <w:gridCol w:w="2100"/>
        <w:gridCol w:w="915"/>
        <w:gridCol w:w="3525"/>
        <w:tblGridChange w:id="0">
          <w:tblGrid>
            <w:gridCol w:w="1350"/>
            <w:gridCol w:w="1680"/>
            <w:gridCol w:w="2100"/>
            <w:gridCol w:w="91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buộc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application/json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Bearer ${access_token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Access_token lấy từ /auth/oauth/token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 dịch vụ được cấp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Token-key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 dịch vụ được cấp</w:t>
            </w:r>
          </w:p>
        </w:tc>
      </w:tr>
    </w:tbl>
    <w:p w:rsidR="00000000" w:rsidDel="00000000" w:rsidP="00000000" w:rsidRDefault="00000000" w:rsidRPr="00000000" w14:paraId="000001D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530"/>
        <w:gridCol w:w="1050"/>
        <w:gridCol w:w="1425"/>
        <w:gridCol w:w="4575"/>
        <w:tblGridChange w:id="0">
          <w:tblGrid>
            <w:gridCol w:w="990"/>
            <w:gridCol w:w="1530"/>
            <w:gridCol w:w="1050"/>
            <w:gridCol w:w="1425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buộc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FORM-DATA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hd w:fill="ffffff" w:val="clear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hd w:fill="ffffff" w:val="clear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file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descriptioon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hd w:fill="ffffff" w:val="clear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</w:tbl>
    <w:p w:rsidR="00000000" w:rsidDel="00000000" w:rsidP="00000000" w:rsidRDefault="00000000" w:rsidRPr="00000000" w14:paraId="000001F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12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F3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80"/>
        <w:gridCol w:w="1665"/>
        <w:gridCol w:w="4335"/>
        <w:tblGridChange w:id="0">
          <w:tblGrid>
            <w:gridCol w:w="1590"/>
            <w:gridCol w:w="1980"/>
            <w:gridCol w:w="1665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thành công hay thất bại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numPr>
          <w:ilvl w:val="1"/>
          <w:numId w:val="5"/>
        </w:numPr>
        <w:ind w:left="1080" w:hanging="720"/>
        <w:rPr/>
      </w:pPr>
      <w:bookmarkStart w:colFirst="0" w:colLast="0" w:name="_heading=h.u04ybqr2ko8d" w:id="13"/>
      <w:bookmarkEnd w:id="13"/>
      <w:r w:rsidDel="00000000" w:rsidR="00000000" w:rsidRPr="00000000">
        <w:rPr>
          <w:rtl w:val="0"/>
        </w:rPr>
        <w:t xml:space="preserve">[5] Lấy link download.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: /proxy-service/url-file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Chức năng: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 vào mã hash để lấy link download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Request</w:t>
      </w:r>
    </w:p>
    <w:tbl>
      <w:tblPr>
        <w:tblStyle w:val="Table19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680"/>
        <w:gridCol w:w="2100"/>
        <w:gridCol w:w="915"/>
        <w:gridCol w:w="3525"/>
        <w:tblGridChange w:id="0">
          <w:tblGrid>
            <w:gridCol w:w="1350"/>
            <w:gridCol w:w="1680"/>
            <w:gridCol w:w="2100"/>
            <w:gridCol w:w="91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buộc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application/json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Bearer ${access_token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Access_token lấy từ /auth/oauth/token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 dịch vụ được cấp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Token-key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 dịch vụ được cấp</w:t>
            </w:r>
          </w:p>
        </w:tc>
      </w:tr>
    </w:tbl>
    <w:p w:rsidR="00000000" w:rsidDel="00000000" w:rsidP="00000000" w:rsidRDefault="00000000" w:rsidRPr="00000000" w14:paraId="0000022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95"/>
        <w:gridCol w:w="1560"/>
        <w:gridCol w:w="1065"/>
        <w:gridCol w:w="4230"/>
        <w:tblGridChange w:id="0">
          <w:tblGrid>
            <w:gridCol w:w="1620"/>
            <w:gridCol w:w="1095"/>
            <w:gridCol w:w="1560"/>
            <w:gridCol w:w="1065"/>
            <w:gridCol w:w="42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buộc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REQUEST PARAM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hd w:fill="ffffff" w:val="clear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hash lấy ở api 4</w:t>
            </w:r>
          </w:p>
        </w:tc>
      </w:tr>
    </w:tbl>
    <w:p w:rsidR="00000000" w:rsidDel="00000000" w:rsidP="00000000" w:rsidRDefault="00000000" w:rsidRPr="00000000" w14:paraId="0000022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before="12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2E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80"/>
        <w:gridCol w:w="1665"/>
        <w:gridCol w:w="4335"/>
        <w:tblGridChange w:id="0">
          <w:tblGrid>
            <w:gridCol w:w="1590"/>
            <w:gridCol w:w="1980"/>
            <w:gridCol w:w="1665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thành công hay thất bại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240" w:befor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numPr>
          <w:ilvl w:val="1"/>
          <w:numId w:val="4"/>
        </w:numPr>
        <w:ind w:left="1080" w:hanging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1xbm3kjihhg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: /hackathon-leaderboard/v1/delete/{id}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Chức năng: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Xóa submission.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Delete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Request</w:t>
      </w:r>
    </w:p>
    <w:tbl>
      <w:tblPr>
        <w:tblStyle w:val="Table22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680"/>
        <w:gridCol w:w="2100"/>
        <w:gridCol w:w="915"/>
        <w:gridCol w:w="3525"/>
        <w:tblGridChange w:id="0">
          <w:tblGrid>
            <w:gridCol w:w="1350"/>
            <w:gridCol w:w="1680"/>
            <w:gridCol w:w="2100"/>
            <w:gridCol w:w="91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buộc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application/json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Bearer ${access_token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Access_token lấy từ /auth/oauth/token</w:t>
            </w:r>
          </w:p>
        </w:tc>
      </w:tr>
    </w:tbl>
    <w:p w:rsidR="00000000" w:rsidDel="00000000" w:rsidP="00000000" w:rsidRDefault="00000000" w:rsidRPr="00000000" w14:paraId="0000025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Path variable</w:t>
      </w:r>
    </w:p>
    <w:p w:rsidR="00000000" w:rsidDel="00000000" w:rsidP="00000000" w:rsidRDefault="00000000" w:rsidRPr="00000000" w14:paraId="00000253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055"/>
        <w:gridCol w:w="1080"/>
        <w:gridCol w:w="810"/>
        <w:gridCol w:w="4635"/>
        <w:tblGridChange w:id="0">
          <w:tblGrid>
            <w:gridCol w:w="990"/>
            <w:gridCol w:w="2055"/>
            <w:gridCol w:w="1080"/>
            <w:gridCol w:w="810"/>
            <w:gridCol w:w="463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buộc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hd w:fill="ffffff" w:val="clear"/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 uuid_hackathon_leaderboard</w:t>
            </w:r>
          </w:p>
        </w:tc>
      </w:tr>
    </w:tbl>
    <w:p w:rsidR="00000000" w:rsidDel="00000000" w:rsidP="00000000" w:rsidRDefault="00000000" w:rsidRPr="00000000" w14:paraId="0000025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12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60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57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80"/>
        <w:gridCol w:w="1665"/>
        <w:gridCol w:w="4335"/>
        <w:tblGridChange w:id="0">
          <w:tblGrid>
            <w:gridCol w:w="1590"/>
            <w:gridCol w:w="1980"/>
            <w:gridCol w:w="1665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thành công hay thất bại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26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qrxx7g2hv9u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3q3ekkcwxq04" w:id="16"/>
      <w:bookmarkEnd w:id="16"/>
      <w:r w:rsidDel="00000000" w:rsidR="00000000" w:rsidRPr="00000000">
        <w:rPr>
          <w:rtl w:val="0"/>
        </w:rPr>
        <w:t xml:space="preserve">NHỮNG VẤN ĐỀ KHÁC.</w:t>
      </w:r>
    </w:p>
    <w:p w:rsidR="00000000" w:rsidDel="00000000" w:rsidP="00000000" w:rsidRDefault="00000000" w:rsidRPr="00000000" w14:paraId="00000271">
      <w:pPr>
        <w:spacing w:after="0" w:lineRule="auto"/>
        <w:ind w:firstLine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&lt;Những yêu cầu đặc thù khác sẽ được bổ sung trong quá trình phát triển hệ thống sau này&gt;</w:t>
      </w:r>
    </w:p>
    <w:p w:rsidR="00000000" w:rsidDel="00000000" w:rsidP="00000000" w:rsidRDefault="00000000" w:rsidRPr="00000000" w14:paraId="00000272">
      <w:pPr>
        <w:pStyle w:val="Heading1"/>
        <w:keepLines w:val="0"/>
        <w:numPr>
          <w:ilvl w:val="0"/>
          <w:numId w:val="5"/>
        </w:numPr>
        <w:spacing w:after="160" w:before="0" w:line="276" w:lineRule="auto"/>
        <w:ind w:left="360" w:hanging="360"/>
        <w:jc w:val="both"/>
        <w:rPr/>
      </w:pPr>
      <w:bookmarkStart w:colFirst="0" w:colLast="0" w:name="_heading=h.cvqou1bycnoo" w:id="17"/>
      <w:bookmarkEnd w:id="17"/>
      <w:r w:rsidDel="00000000" w:rsidR="00000000" w:rsidRPr="00000000">
        <w:rPr>
          <w:rtl w:val="0"/>
        </w:rPr>
        <w:t xml:space="preserve">TÀI LIỆU THAM KHẢO.</w:t>
      </w:r>
    </w:p>
    <w:p w:rsidR="00000000" w:rsidDel="00000000" w:rsidP="00000000" w:rsidRDefault="00000000" w:rsidRPr="00000000" w14:paraId="0000027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720"/>
        <w:jc w:val="both"/>
        <w:rPr>
          <w:color w:val="000000"/>
        </w:rPr>
      </w:pPr>
      <w:bookmarkStart w:colFirst="0" w:colLast="0" w:name="_heading=h.bpnrz2wq0x5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Tài liệu của dự án: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Rule="auto"/>
        <w:ind w:left="566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wd3dlgsq0wif" w:id="19"/>
      <w:bookmarkEnd w:id="19"/>
      <w:r w:rsidDel="00000000" w:rsidR="00000000" w:rsidRPr="00000000">
        <w:rPr>
          <w:rtl w:val="0"/>
        </w:rPr>
      </w:r>
    </w:p>
    <w:tbl>
      <w:tblPr>
        <w:tblStyle w:val="Table25"/>
        <w:tblW w:w="94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9"/>
        <w:gridCol w:w="563"/>
        <w:gridCol w:w="3950"/>
        <w:gridCol w:w="3445"/>
        <w:gridCol w:w="794"/>
        <w:tblGridChange w:id="0">
          <w:tblGrid>
            <w:gridCol w:w="679"/>
            <w:gridCol w:w="563"/>
            <w:gridCol w:w="3950"/>
            <w:gridCol w:w="3445"/>
            <w:gridCol w:w="7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27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27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27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27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Vị trí 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279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bookmarkStart w:colFirst="0" w:colLast="0" w:name="_heading=h.f6j72ojllbbo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B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D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720"/>
        <w:jc w:val="both"/>
        <w:rPr>
          <w:color w:val="000000"/>
        </w:rPr>
      </w:pPr>
      <w:bookmarkStart w:colFirst="0" w:colLast="0" w:name="_heading=h.helfhnvon7j8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Các tài liệu khác (sách, báo, tiêu chuẩn, quy chuẩn, luật, nghị định, thông tư, …).</w:t>
      </w:r>
      <w:r w:rsidDel="00000000" w:rsidR="00000000" w:rsidRPr="00000000">
        <w:rPr>
          <w:rtl w:val="0"/>
        </w:rPr>
      </w:r>
    </w:p>
    <w:tbl>
      <w:tblPr>
        <w:tblStyle w:val="Table26"/>
        <w:tblW w:w="83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8"/>
        <w:gridCol w:w="1066"/>
        <w:gridCol w:w="2162"/>
        <w:gridCol w:w="3446"/>
        <w:gridCol w:w="982"/>
        <w:tblGridChange w:id="0">
          <w:tblGrid>
            <w:gridCol w:w="708"/>
            <w:gridCol w:w="1066"/>
            <w:gridCol w:w="2162"/>
            <w:gridCol w:w="3446"/>
            <w:gridCol w:w="9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Vị trí 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28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077" w:top="720" w:left="1440" w:right="1440" w:header="284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  <w:sectPr>
          <w:type w:val="continuous"/>
          <w:pgSz w:h="15840" w:w="12240" w:orient="portrait"/>
          <w:pgMar w:bottom="1077" w:top="720" w:left="1440" w:right="1440" w:header="284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  <w:sectPr>
          <w:type w:val="continuous"/>
          <w:pgSz w:h="15840" w:w="12240" w:orient="portrait"/>
          <w:pgMar w:bottom="1077" w:top="720" w:left="1440" w:right="1440" w:header="284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  <w:sectPr>
          <w:type w:val="continuous"/>
          <w:pgSz w:h="15840" w:w="12240" w:orient="portrait"/>
          <w:pgMar w:bottom="1077" w:top="720" w:left="1440" w:right="1440" w:header="284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  <w:sectPr>
          <w:type w:val="continuous"/>
          <w:pgSz w:h="15840" w:w="12240" w:orient="portrait"/>
          <w:pgMar w:bottom="1077" w:top="720" w:left="1440" w:right="1440" w:header="284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077" w:top="720" w:left="1440" w:right="1440" w:header="28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A">
    <w:pPr>
      <w:tabs>
        <w:tab w:val="center" w:leader="none" w:pos="4320"/>
        <w:tab w:val="right" w:leader="none" w:pos="8640"/>
      </w:tabs>
      <w:spacing w:after="0" w:line="240" w:lineRule="auto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B">
    <w:pPr>
      <w:widowControl w:val="0"/>
      <w:spacing w:after="0" w:lineRule="auto"/>
      <w:rPr>
        <w:rFonts w:ascii="Times New Roman" w:cs="Times New Roman" w:eastAsia="Times New Roman" w:hAnsi="Times New Roman"/>
        <w:smallCaps w:val="1"/>
        <w:color w:val="5b9bd5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C">
    <w:pPr>
      <w:pBdr>
        <w:top w:color="000000" w:space="0" w:sz="18" w:val="single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i w:val="1"/>
        <w:iCs w:val="1"/>
        <w:color w:val="0000ff"/>
        <w:sz w:val="18"/>
        <w:szCs w:val="18"/>
      </w:rPr>
    </w:pPr>
    <w:r w:rsidDel="00000000" w:rsidR="00000000" w:rsidRPr="00000000">
      <w:rPr>
        <w:rFonts w:ascii="Arial" w:cs="Arial" w:eastAsia="Arial" w:hAnsi="Arial"/>
        <w:i w:val="1"/>
        <w:iCs w:val="1"/>
        <w:color w:val="0000ff"/>
        <w:sz w:val="18"/>
        <w:szCs w:val="18"/>
        <w:rtl w:val="0"/>
      </w:rPr>
      <w:t xml:space="preserve">[Thông tin bổ sung]</w:t>
    </w:r>
  </w:p>
  <w:p w:rsidR="00000000" w:rsidDel="00000000" w:rsidP="00000000" w:rsidRDefault="00000000" w:rsidRPr="00000000" w14:paraId="000002AD">
    <w:pPr>
      <w:tabs>
        <w:tab w:val="center" w:leader="none" w:pos="4320"/>
        <w:tab w:val="right" w:leader="none" w:pos="8640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widowControl w:val="0"/>
      <w:spacing w:after="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27"/>
      <w:tblW w:w="9360.0" w:type="dxa"/>
      <w:jc w:val="left"/>
      <w:tblInd w:w="-115.0" w:type="dxa"/>
      <w:tblLayout w:type="fixed"/>
      <w:tblLook w:val="0000"/>
    </w:tblPr>
    <w:tblGrid>
      <w:gridCol w:w="1798"/>
      <w:gridCol w:w="7562"/>
      <w:tblGridChange w:id="0">
        <w:tblGrid>
          <w:gridCol w:w="1798"/>
          <w:gridCol w:w="7562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2A1">
          <w:pPr>
            <w:tabs>
              <w:tab w:val="center" w:leader="none" w:pos="4320"/>
              <w:tab w:val="right" w:leader="none" w:pos="8640"/>
            </w:tabs>
            <w:rPr/>
          </w:pPr>
          <w:r w:rsidDel="00000000" w:rsidR="00000000" w:rsidRPr="00000000">
            <w:rPr/>
            <w:drawing>
              <wp:inline distB="0" distT="0" distL="0" distR="0">
                <wp:extent cx="657225" cy="828675"/>
                <wp:effectExtent b="0" l="0" r="0" t="0"/>
                <wp:docPr descr="164px-VNPT_Logo" id="3" name="image1.png"/>
                <a:graphic>
                  <a:graphicData uri="http://schemas.openxmlformats.org/drawingml/2006/picture">
                    <pic:pic>
                      <pic:nvPicPr>
                        <pic:cNvPr descr="164px-VNPT_Log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A2">
          <w:pPr>
            <w:tabs>
              <w:tab w:val="center" w:leader="none" w:pos="4320"/>
              <w:tab w:val="right" w:leader="none" w:pos="8640"/>
            </w:tabs>
            <w:jc w:val="center"/>
            <w:rPr>
              <w:rFonts w:ascii="Arial" w:cs="Arial" w:eastAsia="Arial" w:hAnsi="Arial"/>
              <w:color w:val="5b9bd5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color w:val="5b9bd5"/>
              <w:sz w:val="32"/>
              <w:szCs w:val="32"/>
              <w:rtl w:val="0"/>
            </w:rPr>
            <w:t xml:space="preserve">TẬP ĐOÀN BƯU CHÍNH VIỄN THÔNG VIỆT NAM</w:t>
          </w:r>
        </w:p>
        <w:p w:rsidR="00000000" w:rsidDel="00000000" w:rsidP="00000000" w:rsidRDefault="00000000" w:rsidRPr="00000000" w14:paraId="000002A3">
          <w:pPr>
            <w:tabs>
              <w:tab w:val="center" w:leader="none" w:pos="4320"/>
              <w:tab w:val="right" w:leader="none" w:pos="8640"/>
            </w:tabs>
            <w:jc w:val="center"/>
            <w:rPr>
              <w:rFonts w:ascii="Arial" w:cs="Arial" w:eastAsia="Arial" w:hAnsi="Arial"/>
              <w:b w:val="1"/>
              <w:bCs w:val="1"/>
              <w:color w:val="5b9bd5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5b9bd5"/>
              <w:sz w:val="32"/>
              <w:szCs w:val="32"/>
              <w:rtl w:val="0"/>
            </w:rPr>
            <w:t xml:space="preserve">CÔNG TY CÔNG NGHỆ THÔNG TIN VNPT</w:t>
          </w:r>
        </w:p>
      </w:tc>
    </w:tr>
  </w:tbl>
  <w:p w:rsidR="00000000" w:rsidDel="00000000" w:rsidP="00000000" w:rsidRDefault="00000000" w:rsidRPr="00000000" w14:paraId="000002A4">
    <w:pPr>
      <w:tabs>
        <w:tab w:val="center" w:leader="none" w:pos="4320"/>
        <w:tab w:val="right" w:leader="none" w:pos="8640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5">
    <w:pPr>
      <w:tabs>
        <w:tab w:val="left" w:leader="none" w:pos="2300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ab/>
    </w:r>
  </w:p>
  <w:tbl>
    <w:tblPr>
      <w:tblStyle w:val="Table28"/>
      <w:tblW w:w="9360.0" w:type="dxa"/>
      <w:jc w:val="left"/>
      <w:tblInd w:w="-115.0" w:type="dxa"/>
      <w:tblLayout w:type="fixed"/>
      <w:tblLook w:val="0000"/>
    </w:tblPr>
    <w:tblGrid>
      <w:gridCol w:w="1798"/>
      <w:gridCol w:w="7562"/>
      <w:tblGridChange w:id="0">
        <w:tblGrid>
          <w:gridCol w:w="1798"/>
          <w:gridCol w:w="7562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2A6">
          <w:pPr>
            <w:tabs>
              <w:tab w:val="center" w:leader="none" w:pos="4320"/>
              <w:tab w:val="right" w:leader="none" w:pos="8640"/>
            </w:tabs>
            <w:rPr/>
          </w:pPr>
          <w:r w:rsidDel="00000000" w:rsidR="00000000" w:rsidRPr="00000000">
            <w:rPr/>
            <w:drawing>
              <wp:inline distB="0" distT="0" distL="0" distR="0">
                <wp:extent cx="657225" cy="828675"/>
                <wp:effectExtent b="0" l="0" r="0" t="0"/>
                <wp:docPr descr="164px-VNPT_Logo" id="4" name="image1.png"/>
                <a:graphic>
                  <a:graphicData uri="http://schemas.openxmlformats.org/drawingml/2006/picture">
                    <pic:pic>
                      <pic:nvPicPr>
                        <pic:cNvPr descr="164px-VNPT_Log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A7">
          <w:pPr>
            <w:tabs>
              <w:tab w:val="center" w:leader="none" w:pos="4320"/>
              <w:tab w:val="right" w:leader="none" w:pos="8640"/>
            </w:tabs>
            <w:jc w:val="center"/>
            <w:rPr>
              <w:rFonts w:ascii="Arial" w:cs="Arial" w:eastAsia="Arial" w:hAnsi="Arial"/>
              <w:color w:val="5b9bd5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color w:val="5b9bd5"/>
              <w:sz w:val="32"/>
              <w:szCs w:val="32"/>
              <w:rtl w:val="0"/>
            </w:rPr>
            <w:t xml:space="preserve">TẬP ĐOÀN BƯU CHÍNH VIỄN THÔNG VIỆT NAM</w:t>
          </w:r>
        </w:p>
        <w:p w:rsidR="00000000" w:rsidDel="00000000" w:rsidP="00000000" w:rsidRDefault="00000000" w:rsidRPr="00000000" w14:paraId="000002A8">
          <w:pPr>
            <w:tabs>
              <w:tab w:val="center" w:leader="none" w:pos="4320"/>
              <w:tab w:val="right" w:leader="none" w:pos="8640"/>
            </w:tabs>
            <w:jc w:val="center"/>
            <w:rPr>
              <w:rFonts w:ascii="Arial" w:cs="Arial" w:eastAsia="Arial" w:hAnsi="Arial"/>
              <w:b w:val="1"/>
              <w:bCs w:val="1"/>
              <w:color w:val="5b9bd5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5b9bd5"/>
              <w:sz w:val="32"/>
              <w:szCs w:val="32"/>
              <w:rtl w:val="0"/>
            </w:rPr>
            <w:t xml:space="preserve">CÔNG TY CÔNG NGHỆ THÔNG TIN VNPT</w:t>
          </w:r>
        </w:p>
      </w:tc>
    </w:tr>
  </w:tbl>
  <w:p w:rsidR="00000000" w:rsidDel="00000000" w:rsidP="00000000" w:rsidRDefault="00000000" w:rsidRPr="00000000" w14:paraId="000002A9">
    <w:pPr>
      <w:tabs>
        <w:tab w:val="left" w:leader="none" w:pos="2300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7"/>
        <w:szCs w:val="17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Courier New" w:cs="Courier New" w:eastAsia="Courier New" w:hAnsi="Courier New"/>
        <w:sz w:val="17"/>
        <w:szCs w:val="1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cs="Times New Roman" w:eastAsia="Times New Roman" w:hAnsi="Times New Roman"/>
        <w:b w:val="1"/>
        <w:bCs w:val="1"/>
        <w:sz w:val="26"/>
        <w:szCs w:val="26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Times New Roman" w:cs="Times New Roman" w:eastAsia="Times New Roman" w:hAnsi="Times New Roman"/>
        <w:b w:val="1"/>
        <w:bCs w:val="1"/>
        <w:sz w:val="26"/>
        <w:szCs w:val="26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ascii="Times New Roman" w:cs="Times New Roman" w:eastAsia="Times New Roman" w:hAnsi="Times New Roman"/>
        <w:b w:val="1"/>
        <w:bCs w:val="1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sz w:val="26"/>
        <w:szCs w:val="26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sz w:val="26"/>
        <w:szCs w:val="26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sz w:val="26"/>
        <w:szCs w:val="26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sz w:val="26"/>
        <w:szCs w:val="26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sz w:val="26"/>
        <w:szCs w:val="2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="434" w:lineRule="auto"/>
      <w:ind w:left="431" w:hanging="431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="240" w:lineRule="auto"/>
      <w:ind w:left="1008" w:hanging="1008"/>
    </w:pPr>
    <w:rPr>
      <w:color w:val="2e75b5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40" w:lineRule="auto"/>
      <w:ind w:left="1152" w:hanging="1152"/>
    </w:pPr>
    <w:rPr>
      <w:color w:val="1e4d78"/>
      <w:sz w:val="24"/>
      <w:szCs w:val="24"/>
    </w:rPr>
  </w:style>
  <w:style w:type="paragraph" w:styleId="Title">
    <w:name w:val="Title"/>
    <w:basedOn w:val="Normal"/>
    <w:next w:val="Normal"/>
    <w:pPr>
      <w:tabs>
        <w:tab w:val="left" w:leader="none" w:pos="4410"/>
      </w:tabs>
      <w:spacing w:after="0" w:line="240" w:lineRule="auto"/>
      <w:jc w:val="center"/>
    </w:pPr>
    <w:rPr>
      <w:rFonts w:ascii="Arial" w:cs="Arial" w:eastAsia="Arial" w:hAnsi="Arial"/>
      <w:sz w:val="24"/>
      <w:szCs w:val="2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WYx/zf0hWSZzr9kxuBXIv0ikg==">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